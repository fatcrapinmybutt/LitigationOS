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STATE OF MICHIGAN</w:t>
      </w:r>
    </w:p>
    <w:p w:rsidR="00000000" w:rsidDel="00000000" w:rsidP="00000000" w:rsidRDefault="00000000" w:rsidRPr="00000000" w14:paraId="00000002">
      <w:pPr>
        <w:jc w:val="center"/>
        <w:rPr/>
      </w:pPr>
      <w:r w:rsidDel="00000000" w:rsidR="00000000" w:rsidRPr="00000000">
        <w:rPr>
          <w:b w:val="1"/>
          <w:rtl w:val="0"/>
        </w:rPr>
        <w:t xml:space="preserve">IN THE 14th CIRCUIT COURT FOR MUSKEGON COUNTY</w:t>
      </w:r>
      <w:r w:rsidDel="00000000" w:rsidR="00000000" w:rsidRPr="00000000">
        <w:rPr>
          <w:rtl w:val="0"/>
        </w:rPr>
        <w:br w:type="textWrapping"/>
      </w:r>
      <w:r w:rsidDel="00000000" w:rsidR="00000000" w:rsidRPr="00000000">
        <w:rPr>
          <w:b w:val="1"/>
          <w:rtl w:val="0"/>
        </w:rPr>
        <w:t xml:space="preserve">FAMILY DIVISION</w:t>
      </w:r>
      <w:r w:rsidDel="00000000" w:rsidR="00000000" w:rsidRPr="00000000">
        <w:rPr>
          <w:rtl w:val="0"/>
        </w:rPr>
      </w:r>
    </w:p>
    <w:p w:rsidR="00000000" w:rsidDel="00000000" w:rsidP="00000000" w:rsidRDefault="00000000" w:rsidRPr="00000000" w14:paraId="0000000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rtl w:val="0"/>
        </w:rPr>
        <w:t xml:space="preserve">Case Name:</w:t>
      </w:r>
      <w:r w:rsidDel="00000000" w:rsidR="00000000" w:rsidRPr="00000000">
        <w:rPr>
          <w:rtl w:val="0"/>
        </w:rPr>
        <w:t xml:space="preserve"> Andrew J. Pigors, Plaintiff/Respondent vs</w:t>
      </w:r>
    </w:p>
    <w:p w:rsidR="00000000" w:rsidDel="00000000" w:rsidP="00000000" w:rsidRDefault="00000000" w:rsidRPr="00000000" w14:paraId="00000005">
      <w:pPr>
        <w:jc w:val="center"/>
        <w:rPr/>
      </w:pPr>
      <w:r w:rsidDel="00000000" w:rsidR="00000000" w:rsidRPr="00000000">
        <w:rPr>
          <w:rtl w:val="0"/>
        </w:rPr>
        <w:t xml:space="preserve">          . Emily Watson, Defendant/Petitioner</w:t>
      </w:r>
    </w:p>
    <w:p w:rsidR="00000000" w:rsidDel="00000000" w:rsidP="00000000" w:rsidRDefault="00000000" w:rsidRPr="00000000" w14:paraId="00000006">
      <w:pPr>
        <w:jc w:val="center"/>
        <w:rPr/>
      </w:pPr>
      <w:r w:rsidDel="00000000" w:rsidR="00000000" w:rsidRPr="00000000">
        <w:rPr>
          <w:rtl w:val="0"/>
        </w:rPr>
        <w:br w:type="textWrapping"/>
      </w:r>
      <w:r w:rsidDel="00000000" w:rsidR="00000000" w:rsidRPr="00000000">
        <w:rPr>
          <w:b w:val="1"/>
          <w:rtl w:val="0"/>
        </w:rPr>
        <w:t xml:space="preserve">Case Numbers:</w:t>
      </w:r>
      <w:r w:rsidDel="00000000" w:rsidR="00000000" w:rsidRPr="00000000">
        <w:rPr>
          <w:rtl w:val="0"/>
        </w:rPr>
      </w:r>
    </w:p>
    <w:p w:rsidR="00000000" w:rsidDel="00000000" w:rsidP="00000000" w:rsidRDefault="00000000" w:rsidRPr="00000000" w14:paraId="00000007">
      <w:pPr>
        <w:numPr>
          <w:ilvl w:val="0"/>
          <w:numId w:val="5"/>
        </w:numPr>
        <w:ind w:left="720" w:hanging="360"/>
        <w:jc w:val="center"/>
        <w:rPr/>
      </w:pPr>
      <w:r w:rsidDel="00000000" w:rsidR="00000000" w:rsidRPr="00000000">
        <w:rPr>
          <w:rtl w:val="0"/>
        </w:rPr>
        <w:t xml:space="preserve">Custody: 2024-001507-DC</w:t>
      </w:r>
    </w:p>
    <w:p w:rsidR="00000000" w:rsidDel="00000000" w:rsidP="00000000" w:rsidRDefault="00000000" w:rsidRPr="00000000" w14:paraId="00000008">
      <w:pPr>
        <w:numPr>
          <w:ilvl w:val="0"/>
          <w:numId w:val="5"/>
        </w:numPr>
        <w:ind w:left="720" w:hanging="360"/>
        <w:jc w:val="center"/>
        <w:rPr/>
      </w:pPr>
      <w:r w:rsidDel="00000000" w:rsidR="00000000" w:rsidRPr="00000000">
        <w:rPr>
          <w:rtl w:val="0"/>
        </w:rPr>
        <w:t xml:space="preserve">PPO: 2023-5907-PP</w:t>
        <w:br w:type="textWrapping"/>
      </w:r>
      <w:r w:rsidDel="00000000" w:rsidR="00000000" w:rsidRPr="00000000">
        <w:rPr>
          <w:b w:val="1"/>
          <w:rtl w:val="0"/>
        </w:rPr>
        <w:t xml:space="preserve">Honorable Judge:</w:t>
      </w:r>
      <w:r w:rsidDel="00000000" w:rsidR="00000000" w:rsidRPr="00000000">
        <w:rPr>
          <w:rtl w:val="0"/>
        </w:rPr>
        <w:t xml:space="preserve"> Jenny McNeill</w:t>
        <w:br w:type="textWrapping"/>
      </w:r>
      <w:r w:rsidDel="00000000" w:rsidR="00000000" w:rsidRPr="00000000">
        <w:rPr>
          <w:b w:val="1"/>
          <w:rtl w:val="0"/>
        </w:rPr>
        <w:t xml:space="preserve">Address:</w:t>
      </w:r>
      <w:r w:rsidDel="00000000" w:rsidR="00000000" w:rsidRPr="00000000">
        <w:rPr>
          <w:rtl w:val="0"/>
        </w:rPr>
        <w:t xml:space="preserve"> 990 Terrace Street, Muskegon, MI 49442</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MOTION TO CONSOLIDATE CASES NO. 2024-001507-DC AND 2023-5907-PP</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I. Introduction</w:t>
      </w:r>
    </w:p>
    <w:p w:rsidR="00000000" w:rsidDel="00000000" w:rsidP="00000000" w:rsidRDefault="00000000" w:rsidRPr="00000000" w14:paraId="0000000D">
      <w:pPr>
        <w:rPr/>
      </w:pPr>
      <w:r w:rsidDel="00000000" w:rsidR="00000000" w:rsidRPr="00000000">
        <w:rPr>
          <w:rtl w:val="0"/>
        </w:rPr>
        <w:t xml:space="preserve">Pursuant to </w:t>
      </w:r>
      <w:r w:rsidDel="00000000" w:rsidR="00000000" w:rsidRPr="00000000">
        <w:rPr>
          <w:b w:val="1"/>
          <w:rtl w:val="0"/>
        </w:rPr>
        <w:t xml:space="preserve">MCR 2.503</w:t>
      </w:r>
      <w:r w:rsidDel="00000000" w:rsidR="00000000" w:rsidRPr="00000000">
        <w:rPr>
          <w:rtl w:val="0"/>
        </w:rPr>
        <w:t xml:space="preserve"> and </w:t>
      </w:r>
      <w:r w:rsidDel="00000000" w:rsidR="00000000" w:rsidRPr="00000000">
        <w:rPr>
          <w:b w:val="1"/>
          <w:rtl w:val="0"/>
        </w:rPr>
        <w:t xml:space="preserve">MCL 722.27</w:t>
      </w:r>
      <w:r w:rsidDel="00000000" w:rsidR="00000000" w:rsidRPr="00000000">
        <w:rPr>
          <w:rtl w:val="0"/>
        </w:rPr>
        <w:t xml:space="preserve">, I, Andrew J. Pigors, Plaintiff in the custody case (2024-001507-DC) and Respondent in the PPO case (2023-5907-PP), respectfully move this Honorable Court to consolidate the above-referenced cases. Consolidation is appropriate to avoid inconsistent rulings, conserve judicial resources, and ensure all issues related to the minor child, </w:t>
      </w:r>
      <w:r w:rsidDel="00000000" w:rsidR="00000000" w:rsidRPr="00000000">
        <w:rPr>
          <w:b w:val="1"/>
          <w:rtl w:val="0"/>
        </w:rPr>
        <w:t xml:space="preserve">Lincoln David Watson (LDW)</w:t>
      </w:r>
      <w:r w:rsidDel="00000000" w:rsidR="00000000" w:rsidRPr="00000000">
        <w:rPr>
          <w:rtl w:val="0"/>
        </w:rPr>
        <w:t xml:space="preserve">, are resolved in an efficient and comprehensive manner.</w:t>
      </w:r>
    </w:p>
    <w:p w:rsidR="00000000" w:rsidDel="00000000" w:rsidP="00000000" w:rsidRDefault="00000000" w:rsidRPr="00000000" w14:paraId="0000000E">
      <w:pPr>
        <w:rPr/>
      </w:pPr>
      <w:r w:rsidDel="00000000" w:rsidR="00000000" w:rsidRPr="00000000">
        <w:rPr>
          <w:rtl w:val="0"/>
        </w:rPr>
        <w:t xml:space="preserve">The PPO case directly affects the custody and parenting time proceedings in Case No. 2024-001507-DC, and resolving these matters together is necessary to protect the best interests of LDW, as defined under </w:t>
      </w:r>
      <w:r w:rsidDel="00000000" w:rsidR="00000000" w:rsidRPr="00000000">
        <w:rPr>
          <w:b w:val="1"/>
          <w:rtl w:val="0"/>
        </w:rPr>
        <w:t xml:space="preserve">MCL 722.23</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II. Legal Standards for Consolidation</w:t>
      </w:r>
    </w:p>
    <w:p w:rsidR="00000000" w:rsidDel="00000000" w:rsidP="00000000" w:rsidRDefault="00000000" w:rsidRPr="00000000" w14:paraId="00000011">
      <w:pPr>
        <w:rPr/>
      </w:pPr>
      <w:r w:rsidDel="00000000" w:rsidR="00000000" w:rsidRPr="00000000">
        <w:rPr>
          <w:b w:val="1"/>
          <w:rtl w:val="0"/>
        </w:rPr>
        <w:t xml:space="preserve">MCR 2.503</w:t>
      </w:r>
      <w:r w:rsidDel="00000000" w:rsidR="00000000" w:rsidRPr="00000000">
        <w:rPr>
          <w:rtl w:val="0"/>
        </w:rPr>
        <w:t xml:space="preserve"> allows consolidation when there are common questions of law or fact. Both cases share critical issues regarding the well-being of LDW, co-parenting communication, and allegations that impede my ability to parent. Furthermore, </w:t>
      </w:r>
      <w:r w:rsidDel="00000000" w:rsidR="00000000" w:rsidRPr="00000000">
        <w:rPr>
          <w:b w:val="1"/>
          <w:rtl w:val="0"/>
        </w:rPr>
        <w:t xml:space="preserve">MCL 722.27</w:t>
      </w:r>
      <w:r w:rsidDel="00000000" w:rsidR="00000000" w:rsidRPr="00000000">
        <w:rPr>
          <w:rtl w:val="0"/>
        </w:rPr>
        <w:t xml:space="preserve"> requires the court to consider the best interests of the child when making custody and parenting decisions. The PPO has interfered with my ability to co-parent effectively, thus affecting Lincoln’s best interest. It is essential that these cases be resolved together to prevent further harm to my child and protect his rights to have meaningful contact with both parents.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III. Background Facts and Procedural History</w:t>
      </w:r>
    </w:p>
    <w:p w:rsidR="00000000" w:rsidDel="00000000" w:rsidP="00000000" w:rsidRDefault="00000000" w:rsidRPr="00000000" w14:paraId="00000014">
      <w:pPr>
        <w:numPr>
          <w:ilvl w:val="0"/>
          <w:numId w:val="6"/>
        </w:numPr>
        <w:ind w:left="720" w:hanging="360"/>
        <w:rPr/>
      </w:pPr>
      <w:r w:rsidDel="00000000" w:rsidR="00000000" w:rsidRPr="00000000">
        <w:rPr>
          <w:b w:val="1"/>
          <w:rtl w:val="0"/>
        </w:rPr>
        <w:t xml:space="preserve">Custody Case No. 2024-001507-DC</w:t>
      </w:r>
      <w:r w:rsidDel="00000000" w:rsidR="00000000" w:rsidRPr="00000000">
        <w:rPr>
          <w:rtl w:val="0"/>
        </w:rPr>
        <w:t xml:space="preserve">: This case was initiated to resolve custody and parenting time issues for Lincoln. Since its inception, I have consistently advocated for </w:t>
      </w:r>
      <w:r w:rsidDel="00000000" w:rsidR="00000000" w:rsidRPr="00000000">
        <w:rPr>
          <w:b w:val="1"/>
          <w:rtl w:val="0"/>
        </w:rPr>
        <w:t xml:space="preserve">50/50 joint custody</w:t>
      </w:r>
      <w:r w:rsidDel="00000000" w:rsidR="00000000" w:rsidRPr="00000000">
        <w:rPr>
          <w:rtl w:val="0"/>
        </w:rPr>
        <w:t xml:space="preserve">, which is favored by Michigan’s custody law and is in Lincoln’s best interest. However, due to the PPO issued in Case No. 2023-5907-PP, my ability to communicate with Emily and co-parent effectively has been severely hindered.</w:t>
      </w:r>
    </w:p>
    <w:p w:rsidR="00000000" w:rsidDel="00000000" w:rsidP="00000000" w:rsidRDefault="00000000" w:rsidRPr="00000000" w14:paraId="00000015">
      <w:pPr>
        <w:numPr>
          <w:ilvl w:val="0"/>
          <w:numId w:val="6"/>
        </w:numPr>
        <w:ind w:left="720" w:hanging="360"/>
        <w:rPr/>
      </w:pPr>
      <w:r w:rsidDel="00000000" w:rsidR="00000000" w:rsidRPr="00000000">
        <w:rPr>
          <w:b w:val="1"/>
          <w:rtl w:val="0"/>
        </w:rPr>
        <w:t xml:space="preserve">PPO Case No. 2023-5907-PP</w:t>
      </w:r>
      <w:r w:rsidDel="00000000" w:rsidR="00000000" w:rsidRPr="00000000">
        <w:rPr>
          <w:rtl w:val="0"/>
        </w:rPr>
        <w:t xml:space="preserve">: Emily Watson filed for a Personal Protection Order (PPO) under false and unsubstantiated claims of harassment and domestic violence. The issuance of this PPO has resulted in restricted communication between the parties, further harming Lincoln’s well-being and violating the spirit of </w:t>
      </w:r>
      <w:r w:rsidDel="00000000" w:rsidR="00000000" w:rsidRPr="00000000">
        <w:rPr>
          <w:b w:val="1"/>
          <w:rtl w:val="0"/>
        </w:rPr>
        <w:t xml:space="preserve">MCL 722.27a</w:t>
      </w:r>
      <w:r w:rsidDel="00000000" w:rsidR="00000000" w:rsidRPr="00000000">
        <w:rPr>
          <w:rtl w:val="0"/>
        </w:rPr>
        <w:t xml:space="preserve">, which mandates that both parents engage in meaningful decision-making for the child.</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IV. Lincoln's Best Interests (MCL 722.23) Analysis</w:t>
      </w:r>
    </w:p>
    <w:p w:rsidR="00000000" w:rsidDel="00000000" w:rsidP="00000000" w:rsidRDefault="00000000" w:rsidRPr="00000000" w14:paraId="00000018">
      <w:pPr>
        <w:rPr/>
      </w:pPr>
      <w:r w:rsidDel="00000000" w:rsidR="00000000" w:rsidRPr="00000000">
        <w:rPr>
          <w:rtl w:val="0"/>
        </w:rPr>
        <w:t xml:space="preserve">Below is a detailed analysis of how these factors apply and support the consolidation of the PPO and custody cases:</w:t>
      </w:r>
    </w:p>
    <w:p w:rsidR="00000000" w:rsidDel="00000000" w:rsidP="00000000" w:rsidRDefault="00000000" w:rsidRPr="00000000" w14:paraId="00000019">
      <w:pPr>
        <w:numPr>
          <w:ilvl w:val="0"/>
          <w:numId w:val="7"/>
        </w:numPr>
        <w:ind w:left="720" w:hanging="360"/>
        <w:rPr/>
      </w:pPr>
      <w:r w:rsidDel="00000000" w:rsidR="00000000" w:rsidRPr="00000000">
        <w:rPr>
          <w:b w:val="1"/>
          <w:rtl w:val="0"/>
        </w:rPr>
        <w:t xml:space="preserve">Factor (a): The love, affection, and other emotional ties between the parties involved and the child.</w:t>
      </w:r>
      <w:r w:rsidDel="00000000" w:rsidR="00000000" w:rsidRPr="00000000">
        <w:rPr>
          <w:rtl w:val="0"/>
        </w:rPr>
      </w:r>
    </w:p>
    <w:p w:rsidR="00000000" w:rsidDel="00000000" w:rsidP="00000000" w:rsidRDefault="00000000" w:rsidRPr="00000000" w14:paraId="0000001A">
      <w:pPr>
        <w:numPr>
          <w:ilvl w:val="1"/>
          <w:numId w:val="7"/>
        </w:numPr>
        <w:ind w:left="1440" w:hanging="360"/>
        <w:rPr/>
      </w:pPr>
      <w:r w:rsidDel="00000000" w:rsidR="00000000" w:rsidRPr="00000000">
        <w:rPr>
          <w:rtl w:val="0"/>
        </w:rPr>
        <w:t xml:space="preserve">I have a strong, loving bond with LDW, as demonstrated through witness testimonies and interactions detailed in </w:t>
      </w:r>
      <w:r w:rsidDel="00000000" w:rsidR="00000000" w:rsidRPr="00000000">
        <w:rPr>
          <w:b w:val="1"/>
          <w:rtl w:val="0"/>
        </w:rPr>
        <w:t xml:space="preserve">Exhibits</w:t>
      </w:r>
      <w:r w:rsidDel="00000000" w:rsidR="00000000" w:rsidRPr="00000000">
        <w:rPr>
          <w:rtl w:val="0"/>
        </w:rPr>
        <w:t xml:space="preserve"> attached to this motion. The PPO disrupts our ability to co-parent, jeopardizing Lincoln’s emotional well-being.</w:t>
      </w:r>
    </w:p>
    <w:p w:rsidR="00000000" w:rsidDel="00000000" w:rsidP="00000000" w:rsidRDefault="00000000" w:rsidRPr="00000000" w14:paraId="0000001B">
      <w:pPr>
        <w:numPr>
          <w:ilvl w:val="0"/>
          <w:numId w:val="7"/>
        </w:numPr>
        <w:ind w:left="720" w:hanging="360"/>
        <w:rPr/>
      </w:pPr>
      <w:r w:rsidDel="00000000" w:rsidR="00000000" w:rsidRPr="00000000">
        <w:rPr>
          <w:b w:val="1"/>
          <w:rtl w:val="0"/>
        </w:rPr>
        <w:t xml:space="preserve">Factor (b): The capacity and disposition of the parties to give the child love, affection, and guidance.</w:t>
      </w:r>
      <w:r w:rsidDel="00000000" w:rsidR="00000000" w:rsidRPr="00000000">
        <w:rPr>
          <w:rtl w:val="0"/>
        </w:rPr>
      </w:r>
    </w:p>
    <w:p w:rsidR="00000000" w:rsidDel="00000000" w:rsidP="00000000" w:rsidRDefault="00000000" w:rsidRPr="00000000" w14:paraId="0000001C">
      <w:pPr>
        <w:numPr>
          <w:ilvl w:val="1"/>
          <w:numId w:val="7"/>
        </w:numPr>
        <w:ind w:left="1440" w:hanging="360"/>
        <w:rPr/>
      </w:pPr>
      <w:r w:rsidDel="00000000" w:rsidR="00000000" w:rsidRPr="00000000">
        <w:rPr>
          <w:rtl w:val="0"/>
        </w:rPr>
        <w:t xml:space="preserve">The PPO has interfered with our ability to communicate about Lincoln’s needs and growth, as shown in </w:t>
      </w:r>
      <w:r w:rsidDel="00000000" w:rsidR="00000000" w:rsidRPr="00000000">
        <w:rPr>
          <w:b w:val="1"/>
          <w:rtl w:val="0"/>
        </w:rPr>
        <w:t xml:space="preserve">Exhibit A</w:t>
      </w:r>
      <w:r w:rsidDel="00000000" w:rsidR="00000000" w:rsidRPr="00000000">
        <w:rPr>
          <w:rtl w:val="0"/>
        </w:rPr>
        <w:t xml:space="preserve"> (Conversations on AppClose), making it difficult to provide consistent guidance.</w:t>
      </w:r>
    </w:p>
    <w:p w:rsidR="00000000" w:rsidDel="00000000" w:rsidP="00000000" w:rsidRDefault="00000000" w:rsidRPr="00000000" w14:paraId="0000001D">
      <w:pPr>
        <w:numPr>
          <w:ilvl w:val="0"/>
          <w:numId w:val="7"/>
        </w:numPr>
        <w:ind w:left="720" w:hanging="360"/>
        <w:rPr/>
      </w:pPr>
      <w:r w:rsidDel="00000000" w:rsidR="00000000" w:rsidRPr="00000000">
        <w:rPr>
          <w:b w:val="1"/>
          <w:rtl w:val="0"/>
        </w:rPr>
        <w:t xml:space="preserve">Factor (c): The capacity and disposition of the parties to provide the child with food, clothing, medical care, and other remedial care.</w:t>
      </w:r>
      <w:r w:rsidDel="00000000" w:rsidR="00000000" w:rsidRPr="00000000">
        <w:rPr>
          <w:rtl w:val="0"/>
        </w:rPr>
      </w:r>
    </w:p>
    <w:p w:rsidR="00000000" w:rsidDel="00000000" w:rsidP="00000000" w:rsidRDefault="00000000" w:rsidRPr="00000000" w14:paraId="0000001E">
      <w:pPr>
        <w:numPr>
          <w:ilvl w:val="1"/>
          <w:numId w:val="7"/>
        </w:numPr>
        <w:ind w:left="1440" w:hanging="360"/>
        <w:rPr/>
      </w:pPr>
      <w:r w:rsidDel="00000000" w:rsidR="00000000" w:rsidRPr="00000000">
        <w:rPr>
          <w:rtl w:val="0"/>
        </w:rPr>
        <w:t xml:space="preserve">The lack of communication due to the PPO has hindered my ability to co-coordinate Lincoln's healthcare. For example, </w:t>
      </w:r>
      <w:r w:rsidDel="00000000" w:rsidR="00000000" w:rsidRPr="00000000">
        <w:rPr>
          <w:b w:val="1"/>
          <w:rtl w:val="0"/>
        </w:rPr>
        <w:t xml:space="preserve">Exhibit B</w:t>
      </w:r>
      <w:r w:rsidDel="00000000" w:rsidR="00000000" w:rsidRPr="00000000">
        <w:rPr>
          <w:rtl w:val="0"/>
        </w:rPr>
        <w:t xml:space="preserve"> shows that Emily administered vaccines to Lincoln without notifying me during a period of 50/50 custody.</w:t>
      </w:r>
    </w:p>
    <w:p w:rsidR="00000000" w:rsidDel="00000000" w:rsidP="00000000" w:rsidRDefault="00000000" w:rsidRPr="00000000" w14:paraId="0000001F">
      <w:pPr>
        <w:rPr/>
      </w:pPr>
      <w:r w:rsidDel="00000000" w:rsidR="00000000" w:rsidRPr="00000000">
        <w:rPr>
          <w:rtl w:val="0"/>
        </w:rPr>
        <w:t xml:space="preserve">(Continue applying each factor of </w:t>
      </w:r>
      <w:r w:rsidDel="00000000" w:rsidR="00000000" w:rsidRPr="00000000">
        <w:rPr>
          <w:b w:val="1"/>
          <w:rtl w:val="0"/>
        </w:rPr>
        <w:t xml:space="preserve">MCL 722.23</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V. Legal Grounds for Terminating the PPO</w:t>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The PPO is based on </w:t>
      </w:r>
      <w:r w:rsidDel="00000000" w:rsidR="00000000" w:rsidRPr="00000000">
        <w:rPr>
          <w:b w:val="1"/>
          <w:rtl w:val="0"/>
        </w:rPr>
        <w:t xml:space="preserve">unsubstantiated claims</w:t>
      </w:r>
      <w:r w:rsidDel="00000000" w:rsidR="00000000" w:rsidRPr="00000000">
        <w:rPr>
          <w:rtl w:val="0"/>
        </w:rPr>
        <w:t xml:space="preserve"> of harassment and is being used as a tool for manipulation rather than protection, as demonstrated by </w:t>
      </w:r>
      <w:r w:rsidDel="00000000" w:rsidR="00000000" w:rsidRPr="00000000">
        <w:rPr>
          <w:b w:val="1"/>
          <w:rtl w:val="0"/>
        </w:rPr>
        <w:t xml:space="preserve">Exhibit D</w:t>
      </w:r>
      <w:r w:rsidDel="00000000" w:rsidR="00000000" w:rsidRPr="00000000">
        <w:rPr>
          <w:rtl w:val="0"/>
        </w:rPr>
        <w:t xml:space="preserve"> (Evidence of no criminal activity).</w:t>
      </w:r>
    </w:p>
    <w:p w:rsidR="00000000" w:rsidDel="00000000" w:rsidP="00000000" w:rsidRDefault="00000000" w:rsidRPr="00000000" w14:paraId="00000023">
      <w:pPr>
        <w:numPr>
          <w:ilvl w:val="0"/>
          <w:numId w:val="1"/>
        </w:numPr>
        <w:ind w:left="720" w:hanging="360"/>
        <w:rPr/>
      </w:pPr>
      <w:r w:rsidDel="00000000" w:rsidR="00000000" w:rsidRPr="00000000">
        <w:rPr>
          <w:b w:val="1"/>
          <w:rtl w:val="0"/>
        </w:rPr>
        <w:t xml:space="preserve">MCL 600.2950</w:t>
      </w:r>
      <w:r w:rsidDel="00000000" w:rsidR="00000000" w:rsidRPr="00000000">
        <w:rPr>
          <w:rtl w:val="0"/>
        </w:rPr>
        <w:t xml:space="preserve"> and </w:t>
      </w:r>
      <w:r w:rsidDel="00000000" w:rsidR="00000000" w:rsidRPr="00000000">
        <w:rPr>
          <w:b w:val="1"/>
          <w:rtl w:val="0"/>
        </w:rPr>
        <w:t xml:space="preserve">MCL 600.2950a</w:t>
      </w:r>
      <w:r w:rsidDel="00000000" w:rsidR="00000000" w:rsidRPr="00000000">
        <w:rPr>
          <w:rtl w:val="0"/>
        </w:rPr>
        <w:t xml:space="preserve"> provide grounds for terminating a PPO, and in this case, the original grounds no longer exist. Police reports, witness statements (including testimony from </w:t>
      </w:r>
      <w:r w:rsidDel="00000000" w:rsidR="00000000" w:rsidRPr="00000000">
        <w:rPr>
          <w:b w:val="1"/>
          <w:rtl w:val="0"/>
        </w:rPr>
        <w:t xml:space="preserve">Austin Muratori</w:t>
      </w:r>
      <w:r w:rsidDel="00000000" w:rsidR="00000000" w:rsidRPr="00000000">
        <w:rPr>
          <w:rtl w:val="0"/>
        </w:rPr>
        <w:t xml:space="preserve">, </w:t>
      </w:r>
      <w:r w:rsidDel="00000000" w:rsidR="00000000" w:rsidRPr="00000000">
        <w:rPr>
          <w:b w:val="1"/>
          <w:rtl w:val="0"/>
        </w:rPr>
        <w:t xml:space="preserve">Kristy Karls</w:t>
      </w:r>
      <w:r w:rsidDel="00000000" w:rsidR="00000000" w:rsidRPr="00000000">
        <w:rPr>
          <w:rtl w:val="0"/>
        </w:rPr>
        <w:t xml:space="preserve">), and text messages (</w:t>
      </w:r>
      <w:r w:rsidDel="00000000" w:rsidR="00000000" w:rsidRPr="00000000">
        <w:rPr>
          <w:b w:val="1"/>
          <w:rtl w:val="0"/>
        </w:rPr>
        <w:t xml:space="preserve">Exhibit F</w:t>
      </w:r>
      <w:r w:rsidDel="00000000" w:rsidR="00000000" w:rsidRPr="00000000">
        <w:rPr>
          <w:rtl w:val="0"/>
        </w:rPr>
        <w:t xml:space="preserve">) disprove the harassment allegations.</w:t>
      </w:r>
    </w:p>
    <w:p w:rsidR="00000000" w:rsidDel="00000000" w:rsidP="00000000" w:rsidRDefault="00000000" w:rsidRPr="00000000" w14:paraId="00000024">
      <w:pPr>
        <w:numPr>
          <w:ilvl w:val="0"/>
          <w:numId w:val="1"/>
        </w:numPr>
        <w:ind w:left="720" w:hanging="360"/>
        <w:rPr/>
      </w:pPr>
      <w:r w:rsidDel="00000000" w:rsidR="00000000" w:rsidRPr="00000000">
        <w:rPr>
          <w:b w:val="1"/>
          <w:rtl w:val="0"/>
        </w:rPr>
        <w:t xml:space="preserve">MCL 722.27a</w:t>
      </w:r>
      <w:r w:rsidDel="00000000" w:rsidR="00000000" w:rsidRPr="00000000">
        <w:rPr>
          <w:rtl w:val="0"/>
        </w:rPr>
        <w:t xml:space="preserve"> emphasizes the importance of joint decision-making in the child’s best interests, which is being obstructed by the PPO. The court must consider this factor when assessing both cases.</w:t>
      </w:r>
    </w:p>
    <w:p w:rsidR="00000000" w:rsidDel="00000000" w:rsidP="00000000" w:rsidRDefault="00000000" w:rsidRPr="00000000" w14:paraId="00000025">
      <w:pPr>
        <w:numPr>
          <w:ilvl w:val="0"/>
          <w:numId w:val="1"/>
        </w:numPr>
        <w:ind w:left="720" w:hanging="360"/>
        <w:rPr/>
      </w:pPr>
      <w:r w:rsidDel="00000000" w:rsidR="00000000" w:rsidRPr="00000000">
        <w:rPr>
          <w:b w:val="1"/>
          <w:rtl w:val="0"/>
        </w:rPr>
        <w:t xml:space="preserve">MCR 3.707</w:t>
      </w:r>
      <w:r w:rsidDel="00000000" w:rsidR="00000000" w:rsidRPr="00000000">
        <w:rPr>
          <w:rtl w:val="0"/>
        </w:rPr>
        <w:t xml:space="preserve"> allows for the modification or termination of a PPO when circumstances change. The co-parenting environment has been damaged by the PPO, and a review of the consolidated cases will clarify the truth.</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VI. Relief Requested</w:t>
      </w:r>
    </w:p>
    <w:p w:rsidR="00000000" w:rsidDel="00000000" w:rsidP="00000000" w:rsidRDefault="00000000" w:rsidRPr="00000000" w14:paraId="00000028">
      <w:pPr>
        <w:rPr/>
      </w:pPr>
      <w:r w:rsidDel="00000000" w:rsidR="00000000" w:rsidRPr="00000000">
        <w:rPr>
          <w:rtl w:val="0"/>
        </w:rPr>
        <w:t xml:space="preserve">Pursuant to </w:t>
      </w:r>
      <w:r w:rsidDel="00000000" w:rsidR="00000000" w:rsidRPr="00000000">
        <w:rPr>
          <w:b w:val="1"/>
          <w:rtl w:val="0"/>
        </w:rPr>
        <w:t xml:space="preserve">MCR 2.503</w:t>
      </w:r>
      <w:r w:rsidDel="00000000" w:rsidR="00000000" w:rsidRPr="00000000">
        <w:rPr>
          <w:rtl w:val="0"/>
        </w:rPr>
        <w:t xml:space="preserve"> and </w:t>
      </w:r>
      <w:r w:rsidDel="00000000" w:rsidR="00000000" w:rsidRPr="00000000">
        <w:rPr>
          <w:b w:val="1"/>
          <w:rtl w:val="0"/>
        </w:rPr>
        <w:t xml:space="preserve">MCL 722.27</w:t>
      </w:r>
      <w:r w:rsidDel="00000000" w:rsidR="00000000" w:rsidRPr="00000000">
        <w:rPr>
          <w:rtl w:val="0"/>
        </w:rPr>
        <w:t xml:space="preserve">, I respectfully request that this Court:</w:t>
      </w:r>
    </w:p>
    <w:p w:rsidR="00000000" w:rsidDel="00000000" w:rsidP="00000000" w:rsidRDefault="00000000" w:rsidRPr="00000000" w14:paraId="00000029">
      <w:pPr>
        <w:numPr>
          <w:ilvl w:val="0"/>
          <w:numId w:val="2"/>
        </w:numPr>
        <w:ind w:left="720" w:hanging="360"/>
        <w:rPr/>
      </w:pPr>
      <w:r w:rsidDel="00000000" w:rsidR="00000000" w:rsidRPr="00000000">
        <w:rPr>
          <w:b w:val="1"/>
          <w:rtl w:val="0"/>
        </w:rPr>
        <w:t xml:space="preserve">Consolidate</w:t>
      </w:r>
      <w:r w:rsidDel="00000000" w:rsidR="00000000" w:rsidRPr="00000000">
        <w:rPr>
          <w:rtl w:val="0"/>
        </w:rPr>
        <w:t xml:space="preserve"> Case No. 2024-001507-DC (custody case) and Case No. 2023-5907-PP (PPO case).</w:t>
      </w:r>
    </w:p>
    <w:p w:rsidR="00000000" w:rsidDel="00000000" w:rsidP="00000000" w:rsidRDefault="00000000" w:rsidRPr="00000000" w14:paraId="0000002A">
      <w:pPr>
        <w:numPr>
          <w:ilvl w:val="0"/>
          <w:numId w:val="2"/>
        </w:numPr>
        <w:ind w:left="720" w:hanging="360"/>
        <w:rPr/>
      </w:pPr>
      <w:r w:rsidDel="00000000" w:rsidR="00000000" w:rsidRPr="00000000">
        <w:rPr>
          <w:b w:val="1"/>
          <w:rtl w:val="0"/>
        </w:rPr>
        <w:t xml:space="preserve">Terminate the PPO</w:t>
      </w:r>
      <w:r w:rsidDel="00000000" w:rsidR="00000000" w:rsidRPr="00000000">
        <w:rPr>
          <w:rtl w:val="0"/>
        </w:rPr>
        <w:t xml:space="preserve"> as it hinders necessary co-parenting communication.</w:t>
      </w:r>
    </w:p>
    <w:p w:rsidR="00000000" w:rsidDel="00000000" w:rsidP="00000000" w:rsidRDefault="00000000" w:rsidRPr="00000000" w14:paraId="0000002B">
      <w:pPr>
        <w:numPr>
          <w:ilvl w:val="0"/>
          <w:numId w:val="2"/>
        </w:numPr>
        <w:ind w:left="720" w:hanging="360"/>
        <w:rPr/>
      </w:pPr>
      <w:r w:rsidDel="00000000" w:rsidR="00000000" w:rsidRPr="00000000">
        <w:rPr>
          <w:b w:val="1"/>
          <w:rtl w:val="0"/>
        </w:rPr>
        <w:t xml:space="preserve">Modify Parenting Time</w:t>
      </w:r>
      <w:r w:rsidDel="00000000" w:rsidR="00000000" w:rsidRPr="00000000">
        <w:rPr>
          <w:rtl w:val="0"/>
        </w:rPr>
        <w:t xml:space="preserve"> as detailed in </w:t>
      </w:r>
      <w:r w:rsidDel="00000000" w:rsidR="00000000" w:rsidRPr="00000000">
        <w:rPr>
          <w:b w:val="1"/>
          <w:rtl w:val="0"/>
        </w:rPr>
        <w:t xml:space="preserve">Exhibit E</w:t>
      </w:r>
      <w:r w:rsidDel="00000000" w:rsidR="00000000" w:rsidRPr="00000000">
        <w:rPr>
          <w:rtl w:val="0"/>
        </w:rPr>
        <w:t xml:space="preserve">.</w:t>
      </w:r>
    </w:p>
    <w:p w:rsidR="00000000" w:rsidDel="00000000" w:rsidP="00000000" w:rsidRDefault="00000000" w:rsidRPr="00000000" w14:paraId="0000002C">
      <w:pPr>
        <w:numPr>
          <w:ilvl w:val="0"/>
          <w:numId w:val="2"/>
        </w:numPr>
        <w:ind w:left="720" w:hanging="360"/>
        <w:rPr/>
      </w:pPr>
      <w:r w:rsidDel="00000000" w:rsidR="00000000" w:rsidRPr="00000000">
        <w:rPr>
          <w:b w:val="1"/>
          <w:rtl w:val="0"/>
        </w:rPr>
        <w:t xml:space="preserve">Schedule a hearing</w:t>
      </w:r>
      <w:r w:rsidDel="00000000" w:rsidR="00000000" w:rsidRPr="00000000">
        <w:rPr>
          <w:rtl w:val="0"/>
        </w:rPr>
        <w:t xml:space="preserve"> to review and address the issues holistically.</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VII. Affidavits in Support</w:t>
      </w:r>
    </w:p>
    <w:p w:rsidR="00000000" w:rsidDel="00000000" w:rsidP="00000000" w:rsidRDefault="00000000" w:rsidRPr="00000000" w14:paraId="0000002F">
      <w:pPr>
        <w:rPr/>
      </w:pPr>
      <w:r w:rsidDel="00000000" w:rsidR="00000000" w:rsidRPr="00000000">
        <w:rPr>
          <w:rtl w:val="0"/>
        </w:rPr>
        <w:t xml:space="preserve">The following affidavits are attached in support of this motion:</w:t>
      </w:r>
    </w:p>
    <w:p w:rsidR="00000000" w:rsidDel="00000000" w:rsidP="00000000" w:rsidRDefault="00000000" w:rsidRPr="00000000" w14:paraId="00000030">
      <w:pPr>
        <w:numPr>
          <w:ilvl w:val="0"/>
          <w:numId w:val="3"/>
        </w:numPr>
        <w:ind w:left="720" w:hanging="360"/>
        <w:rPr/>
      </w:pPr>
      <w:r w:rsidDel="00000000" w:rsidR="00000000" w:rsidRPr="00000000">
        <w:rPr>
          <w:b w:val="1"/>
          <w:rtl w:val="0"/>
        </w:rPr>
        <w:t xml:space="preserve">Affidavit</w:t>
      </w:r>
      <w:sdt>
        <w:sdtPr>
          <w:tag w:val="goog_rdk_0"/>
        </w:sdtPr>
        <w:sdtContent>
          <w:del w:author="Andrew P" w:id="0" w:date="2024-10-09T02:15:46Z">
            <w:r w:rsidDel="00000000" w:rsidR="00000000" w:rsidRPr="00000000">
              <w:rPr>
                <w:b w:val="1"/>
                <w:rtl w:val="0"/>
              </w:rPr>
              <w:delText xml:space="preserve"> of </w:delText>
            </w:r>
          </w:del>
        </w:sdtContent>
      </w:sdt>
      <w:r w:rsidDel="00000000" w:rsidR="00000000" w:rsidRPr="00000000">
        <w:rPr>
          <w:rtl w:val="0"/>
        </w:rPr>
      </w:r>
    </w:p>
    <w:p w:rsidR="00000000" w:rsidDel="00000000" w:rsidP="00000000" w:rsidRDefault="00000000" w:rsidRPr="00000000" w14:paraId="00000031">
      <w:pPr>
        <w:numPr>
          <w:ilvl w:val="0"/>
          <w:numId w:val="3"/>
        </w:numPr>
        <w:ind w:left="720" w:hanging="360"/>
        <w:rPr/>
      </w:pPr>
      <w:r w:rsidDel="00000000" w:rsidR="00000000" w:rsidRPr="00000000">
        <w:rPr>
          <w:b w:val="1"/>
          <w:rtl w:val="0"/>
        </w:rPr>
        <w:t xml:space="preserve">Affidavit</w:t>
      </w:r>
      <w:sdt>
        <w:sdtPr>
          <w:tag w:val="goog_rdk_1"/>
        </w:sdtPr>
        <w:sdtContent>
          <w:del w:author="Andrew P" w:id="1" w:date="2024-10-09T02:15:45Z">
            <w:r w:rsidDel="00000000" w:rsidR="00000000" w:rsidRPr="00000000">
              <w:rPr>
                <w:b w:val="1"/>
                <w:rtl w:val="0"/>
              </w:rPr>
              <w:delText xml:space="preserve"> of</w:delText>
            </w:r>
          </w:del>
        </w:sdtContent>
      </w:sdt>
      <w:r w:rsidDel="00000000" w:rsidR="00000000" w:rsidRPr="00000000">
        <w:rPr>
          <w:rtl w:val="0"/>
        </w:rPr>
      </w:r>
    </w:p>
    <w:p w:rsidR="00000000" w:rsidDel="00000000" w:rsidP="00000000" w:rsidRDefault="00000000" w:rsidRPr="00000000" w14:paraId="00000032">
      <w:pPr>
        <w:numPr>
          <w:ilvl w:val="0"/>
          <w:numId w:val="3"/>
        </w:numPr>
        <w:ind w:left="720" w:hanging="360"/>
        <w:rPr/>
      </w:pPr>
      <w:r w:rsidDel="00000000" w:rsidR="00000000" w:rsidRPr="00000000">
        <w:rPr>
          <w:b w:val="1"/>
          <w:rtl w:val="0"/>
        </w:rPr>
        <w:t xml:space="preserve">Affidavit </w:t>
      </w:r>
      <w:sdt>
        <w:sdtPr>
          <w:tag w:val="goog_rdk_2"/>
        </w:sdtPr>
        <w:sdtContent>
          <w:del w:author="Andrew P" w:id="2" w:date="2024-10-09T02:15:44Z">
            <w:r w:rsidDel="00000000" w:rsidR="00000000" w:rsidRPr="00000000">
              <w:rPr>
                <w:b w:val="1"/>
                <w:rtl w:val="0"/>
              </w:rPr>
              <w:delText xml:space="preserve">of </w:delText>
            </w:r>
          </w:del>
        </w:sdtContent>
      </w:sdt>
      <w:r w:rsidDel="00000000" w:rsidR="00000000" w:rsidRPr="00000000">
        <w:rPr>
          <w:rtl w:val="0"/>
        </w:rPr>
      </w:r>
    </w:p>
    <w:p w:rsidR="00000000" w:rsidDel="00000000" w:rsidP="00000000" w:rsidRDefault="00000000" w:rsidRPr="00000000" w14:paraId="00000033">
      <w:pPr>
        <w:numPr>
          <w:ilvl w:val="0"/>
          <w:numId w:val="3"/>
        </w:numPr>
        <w:ind w:left="720" w:hanging="360"/>
        <w:rPr/>
      </w:pPr>
      <w:r w:rsidDel="00000000" w:rsidR="00000000" w:rsidRPr="00000000">
        <w:rPr>
          <w:b w:val="1"/>
          <w:rtl w:val="0"/>
        </w:rPr>
        <w:t xml:space="preserve">Affidavit </w:t>
      </w:r>
      <w:sdt>
        <w:sdtPr>
          <w:tag w:val="goog_rdk_3"/>
        </w:sdtPr>
        <w:sdtContent>
          <w:del w:author="Andrew P" w:id="3" w:date="2024-10-09T02:15:42Z">
            <w:r w:rsidDel="00000000" w:rsidR="00000000" w:rsidRPr="00000000">
              <w:rPr>
                <w:b w:val="1"/>
                <w:rtl w:val="0"/>
              </w:rPr>
              <w:delText xml:space="preserve">of </w:delText>
            </w:r>
          </w:del>
        </w:sdtContent>
      </w:sdt>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VIII. Building Grounds for Motion for Relief from Judgment &amp; Parenting Time Modification</w:t>
      </w:r>
    </w:p>
    <w:p w:rsidR="00000000" w:rsidDel="00000000" w:rsidP="00000000" w:rsidRDefault="00000000" w:rsidRPr="00000000" w14:paraId="00000036">
      <w:pPr>
        <w:rPr/>
      </w:pPr>
      <w:r w:rsidDel="00000000" w:rsidR="00000000" w:rsidRPr="00000000">
        <w:rPr>
          <w:rtl w:val="0"/>
        </w:rPr>
        <w:t xml:space="preserve">This motion lays the groundwork for a subsequent </w:t>
      </w:r>
      <w:r w:rsidDel="00000000" w:rsidR="00000000" w:rsidRPr="00000000">
        <w:rPr>
          <w:b w:val="1"/>
          <w:rtl w:val="0"/>
        </w:rPr>
        <w:t xml:space="preserve">Motion for Relief from Judgment</w:t>
      </w:r>
      <w:r w:rsidDel="00000000" w:rsidR="00000000" w:rsidRPr="00000000">
        <w:rPr>
          <w:rtl w:val="0"/>
        </w:rPr>
        <w:t xml:space="preserve"> and </w:t>
      </w:r>
      <w:r w:rsidDel="00000000" w:rsidR="00000000" w:rsidRPr="00000000">
        <w:rPr>
          <w:b w:val="1"/>
          <w:rtl w:val="0"/>
        </w:rPr>
        <w:t xml:space="preserve">Modification of Parenting Time, Custody, and Child Support</w:t>
      </w:r>
      <w:r w:rsidDel="00000000" w:rsidR="00000000" w:rsidRPr="00000000">
        <w:rPr>
          <w:rtl w:val="0"/>
        </w:rPr>
        <w:t xml:space="preserve">. The current court orders have been made under erroneous conclusions based on manipulated evidence, as shown in </w:t>
      </w:r>
      <w:r w:rsidDel="00000000" w:rsidR="00000000" w:rsidRPr="00000000">
        <w:rPr>
          <w:b w:val="1"/>
          <w:rtl w:val="0"/>
        </w:rPr>
        <w:t xml:space="preserve">Exhibit G</w:t>
      </w:r>
      <w:r w:rsidDel="00000000" w:rsidR="00000000" w:rsidRPr="00000000">
        <w:rPr>
          <w:rtl w:val="0"/>
        </w:rPr>
        <w:t xml:space="preserve">, and must be reviewed to protect the best interests of Lincoln.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Exhibit List</w:t>
      </w:r>
    </w:p>
    <w:p w:rsidR="00000000" w:rsidDel="00000000" w:rsidP="00000000" w:rsidRDefault="00000000" w:rsidRPr="00000000" w14:paraId="00000039">
      <w:pPr>
        <w:numPr>
          <w:ilvl w:val="0"/>
          <w:numId w:val="4"/>
        </w:numPr>
        <w:ind w:left="720" w:hanging="360"/>
        <w:rPr/>
      </w:pPr>
      <w:r w:rsidDel="00000000" w:rsidR="00000000" w:rsidRPr="00000000">
        <w:rPr>
          <w:b w:val="1"/>
          <w:rtl w:val="0"/>
        </w:rPr>
        <w:t xml:space="preserve">Exhibit A:</w:t>
      </w:r>
      <w:r w:rsidDel="00000000" w:rsidR="00000000" w:rsidRPr="00000000">
        <w:rPr>
          <w:rtl w:val="0"/>
        </w:rPr>
        <w:t xml:space="preserve"> Conversations from AppClose</w:t>
      </w:r>
    </w:p>
    <w:p w:rsidR="00000000" w:rsidDel="00000000" w:rsidP="00000000" w:rsidRDefault="00000000" w:rsidRPr="00000000" w14:paraId="0000003A">
      <w:pPr>
        <w:numPr>
          <w:ilvl w:val="0"/>
          <w:numId w:val="4"/>
        </w:numPr>
        <w:ind w:left="720" w:hanging="360"/>
        <w:rPr/>
      </w:pPr>
      <w:r w:rsidDel="00000000" w:rsidR="00000000" w:rsidRPr="00000000">
        <w:rPr>
          <w:b w:val="1"/>
          <w:rtl w:val="0"/>
        </w:rPr>
        <w:t xml:space="preserve">Exhibit B:</w:t>
      </w:r>
      <w:r w:rsidDel="00000000" w:rsidR="00000000" w:rsidRPr="00000000">
        <w:rPr>
          <w:rtl w:val="0"/>
        </w:rPr>
        <w:t xml:space="preserve"> Medical records of vaccinations</w:t>
      </w:r>
    </w:p>
    <w:p w:rsidR="00000000" w:rsidDel="00000000" w:rsidP="00000000" w:rsidRDefault="00000000" w:rsidRPr="00000000" w14:paraId="0000003B">
      <w:pPr>
        <w:numPr>
          <w:ilvl w:val="0"/>
          <w:numId w:val="4"/>
        </w:numPr>
        <w:ind w:left="720" w:hanging="360"/>
        <w:rPr/>
      </w:pPr>
      <w:r w:rsidDel="00000000" w:rsidR="00000000" w:rsidRPr="00000000">
        <w:rPr>
          <w:b w:val="1"/>
          <w:rtl w:val="0"/>
        </w:rPr>
        <w:t xml:space="preserve">Exhibit C:</w:t>
      </w:r>
      <w:r w:rsidDel="00000000" w:rsidR="00000000" w:rsidRPr="00000000">
        <w:rPr>
          <w:rtl w:val="0"/>
        </w:rPr>
        <w:t xml:space="preserve"> Evidence of false PPO claims</w:t>
      </w:r>
    </w:p>
    <w:p w:rsidR="00000000" w:rsidDel="00000000" w:rsidP="00000000" w:rsidRDefault="00000000" w:rsidRPr="00000000" w14:paraId="0000003C">
      <w:pPr>
        <w:numPr>
          <w:ilvl w:val="0"/>
          <w:numId w:val="4"/>
        </w:numPr>
        <w:ind w:left="720" w:hanging="360"/>
        <w:rPr/>
      </w:pPr>
      <w:r w:rsidDel="00000000" w:rsidR="00000000" w:rsidRPr="00000000">
        <w:rPr>
          <w:b w:val="1"/>
          <w:rtl w:val="0"/>
        </w:rPr>
        <w:t xml:space="preserve">Exhibit D:</w:t>
      </w:r>
      <w:r w:rsidDel="00000000" w:rsidR="00000000" w:rsidRPr="00000000">
        <w:rPr>
          <w:rtl w:val="0"/>
        </w:rPr>
        <w:t xml:space="preserve"> Police reports</w:t>
      </w:r>
    </w:p>
    <w:p w:rsidR="00000000" w:rsidDel="00000000" w:rsidP="00000000" w:rsidRDefault="00000000" w:rsidRPr="00000000" w14:paraId="0000003D">
      <w:pPr>
        <w:numPr>
          <w:ilvl w:val="0"/>
          <w:numId w:val="4"/>
        </w:numPr>
        <w:ind w:left="720" w:hanging="360"/>
        <w:rPr/>
      </w:pPr>
      <w:r w:rsidDel="00000000" w:rsidR="00000000" w:rsidRPr="00000000">
        <w:rPr>
          <w:b w:val="1"/>
          <w:rtl w:val="0"/>
        </w:rPr>
        <w:t xml:space="preserve">Exhibit E:</w:t>
      </w:r>
      <w:r w:rsidDel="00000000" w:rsidR="00000000" w:rsidRPr="00000000">
        <w:rPr>
          <w:rtl w:val="0"/>
        </w:rPr>
        <w:t xml:space="preserve"> Parenting Time Modification</w:t>
      </w:r>
    </w:p>
    <w:p w:rsidR="00000000" w:rsidDel="00000000" w:rsidP="00000000" w:rsidRDefault="00000000" w:rsidRPr="00000000" w14:paraId="0000003E">
      <w:pPr>
        <w:numPr>
          <w:ilvl w:val="0"/>
          <w:numId w:val="4"/>
        </w:numPr>
        <w:ind w:left="720" w:hanging="360"/>
        <w:rPr/>
      </w:pPr>
      <w:r w:rsidDel="00000000" w:rsidR="00000000" w:rsidRPr="00000000">
        <w:rPr>
          <w:b w:val="1"/>
          <w:rtl w:val="0"/>
        </w:rPr>
        <w:t xml:space="preserve">Exhibit F:</w:t>
      </w:r>
      <w:r w:rsidDel="00000000" w:rsidR="00000000" w:rsidRPr="00000000">
        <w:rPr>
          <w:rtl w:val="0"/>
        </w:rPr>
        <w:t xml:space="preserve"> Witness Testimonies</w:t>
      </w:r>
    </w:p>
    <w:p w:rsidR="00000000" w:rsidDel="00000000" w:rsidP="00000000" w:rsidRDefault="00000000" w:rsidRPr="00000000" w14:paraId="0000003F">
      <w:pPr>
        <w:numPr>
          <w:ilvl w:val="0"/>
          <w:numId w:val="4"/>
        </w:numPr>
        <w:ind w:left="720" w:hanging="360"/>
        <w:rPr/>
      </w:pPr>
      <w:r w:rsidDel="00000000" w:rsidR="00000000" w:rsidRPr="00000000">
        <w:rPr>
          <w:b w:val="1"/>
          <w:rtl w:val="0"/>
        </w:rPr>
        <w:t xml:space="preserve">Exhibit G:</w:t>
      </w:r>
      <w:r w:rsidDel="00000000" w:rsidR="00000000" w:rsidRPr="00000000">
        <w:rPr>
          <w:rtl w:val="0"/>
        </w:rPr>
        <w:t xml:space="preserve"> Grounds for Relief from Judgmen</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C43DF4"/>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C43DF4"/>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C43DF4"/>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C43DF4"/>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C43DF4"/>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C43DF4"/>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C43DF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43DF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43DF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43DF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43DF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43DF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43DF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43DF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43DF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43DF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43DF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43DF4"/>
    <w:rPr>
      <w:rFonts w:cstheme="majorBidi" w:eastAsiaTheme="majorEastAsia"/>
      <w:color w:val="272727" w:themeColor="text1" w:themeTint="0000D8"/>
    </w:rPr>
  </w:style>
  <w:style w:type="paragraph" w:styleId="Title">
    <w:name w:val="Title"/>
    <w:basedOn w:val="Normal"/>
    <w:next w:val="Normal"/>
    <w:link w:val="TitleChar"/>
    <w:uiPriority w:val="10"/>
    <w:qFormat w:val="1"/>
    <w:rsid w:val="00C43DF4"/>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C43DF4"/>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C43DF4"/>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C43DF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43DF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43DF4"/>
    <w:rPr>
      <w:i w:val="1"/>
      <w:iCs w:val="1"/>
      <w:color w:val="404040" w:themeColor="text1" w:themeTint="0000BF"/>
    </w:rPr>
  </w:style>
  <w:style w:type="paragraph" w:styleId="ListParagraph">
    <w:name w:val="List Paragraph"/>
    <w:basedOn w:val="Normal"/>
    <w:uiPriority w:val="34"/>
    <w:qFormat w:val="1"/>
    <w:rsid w:val="00C43DF4"/>
    <w:pPr>
      <w:ind w:left="720"/>
      <w:contextualSpacing w:val="1"/>
    </w:pPr>
  </w:style>
  <w:style w:type="character" w:styleId="IntenseEmphasis">
    <w:name w:val="Intense Emphasis"/>
    <w:basedOn w:val="DefaultParagraphFont"/>
    <w:uiPriority w:val="21"/>
    <w:qFormat w:val="1"/>
    <w:rsid w:val="00C43DF4"/>
    <w:rPr>
      <w:i w:val="1"/>
      <w:iCs w:val="1"/>
      <w:color w:val="0f4761" w:themeColor="accent1" w:themeShade="0000BF"/>
    </w:rPr>
  </w:style>
  <w:style w:type="paragraph" w:styleId="IntenseQuote">
    <w:name w:val="Intense Quote"/>
    <w:basedOn w:val="Normal"/>
    <w:next w:val="Normal"/>
    <w:link w:val="IntenseQuoteChar"/>
    <w:uiPriority w:val="30"/>
    <w:qFormat w:val="1"/>
    <w:rsid w:val="00C43DF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43DF4"/>
    <w:rPr>
      <w:i w:val="1"/>
      <w:iCs w:val="1"/>
      <w:color w:val="0f4761" w:themeColor="accent1" w:themeShade="0000BF"/>
    </w:rPr>
  </w:style>
  <w:style w:type="character" w:styleId="IntenseReference">
    <w:name w:val="Intense Reference"/>
    <w:basedOn w:val="DefaultParagraphFont"/>
    <w:uiPriority w:val="32"/>
    <w:qFormat w:val="1"/>
    <w:rsid w:val="00C43DF4"/>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eDg+rNQEXHT4vzg46NH/KhMqnA==">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2024-09-22T01:43:00Z</dcterms:created>
  <dc:creator>Andrew Pigors</dc:creator>
</cp:coreProperties>
</file>